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center"/>
        <w:rPr>
          <w:b/>
          <w:b/>
          <w:bCs/>
        </w:rPr>
      </w:pPr>
      <w:r>
        <w:rPr>
          <w:b/>
          <w:bCs/>
        </w:rPr>
        <w:t>Original Instructions (Negative feedback)</w:t>
      </w:r>
    </w:p>
    <w:p>
      <w:pPr>
        <w:pStyle w:val="Normal"/>
        <w:bidi w:val="0"/>
        <w:jc w:val="left"/>
        <w:rPr/>
      </w:pPr>
      <w:r>
        <w:rPr/>
      </w:r>
    </w:p>
    <w:p>
      <w:pPr>
        <w:pStyle w:val="Normal"/>
        <w:bidi w:val="0"/>
        <w:jc w:val="both"/>
        <w:rPr/>
      </w:pPr>
      <w:r>
        <w:rPr/>
        <w:t>B.1.1. Experimental instructions. The shape of the artificial market used by the experiment, and the role you will have in it, will be explained in the text below. Read these instructions carefully. They continue on the backside of this sheet of paper.</w:t>
      </w:r>
    </w:p>
    <w:p>
      <w:pPr>
        <w:pStyle w:val="Normal"/>
        <w:bidi w:val="0"/>
        <w:jc w:val="both"/>
        <w:rPr/>
      </w:pPr>
      <w:r>
        <w:rPr/>
      </w:r>
    </w:p>
    <w:p>
      <w:pPr>
        <w:pStyle w:val="Normal"/>
        <w:bidi w:val="0"/>
        <w:jc w:val="both"/>
        <w:rPr/>
      </w:pPr>
      <w:r>
        <w:rPr/>
        <w:t>B.1.2. General information. You are an advisor of an importer who is active on a market for a certain product. In each time period the importer needs a good prediction of the price of the product. Furthermore, the price should be predicted one period ahead, since importing the good takes some time. As the advisor of the importer you will predict the price P(t) of the product during 50 successive time periods. Your earnings during the experiment will depend on the accuracy of your predictions. The smaller your prediction errors, the greater your earnings.</w:t>
      </w:r>
    </w:p>
    <w:p>
      <w:pPr>
        <w:pStyle w:val="Normal"/>
        <w:bidi w:val="0"/>
        <w:jc w:val="both"/>
        <w:rPr/>
      </w:pPr>
      <w:r>
        <w:rPr/>
      </w:r>
    </w:p>
    <w:p>
      <w:pPr>
        <w:pStyle w:val="Normal"/>
        <w:bidi w:val="0"/>
        <w:jc w:val="both"/>
        <w:rPr/>
      </w:pPr>
      <w:r>
        <w:rPr/>
        <w:t>B.1.3. About the market. The price of the product will be determined by the law of supply and demand. The size of demand is dependent on the price. If the price goes up, demand will go down. The supply on the market is determined by the importers of the product. Higher price predictions make an importer import a higher quantity, increasing supply. There are several large importers active on this market and each of them is advised by a participant of this experiment. Total supply is largely determined by the sum of the individual supplies of these importers. Besides the large importers, a number of small importers is active on the market, creating small fluctuations in total supply.</w:t>
      </w:r>
    </w:p>
    <w:p>
      <w:pPr>
        <w:pStyle w:val="Normal"/>
        <w:bidi w:val="0"/>
        <w:jc w:val="both"/>
        <w:rPr/>
      </w:pPr>
      <w:r>
        <w:rPr/>
      </w:r>
    </w:p>
    <w:p>
      <w:pPr>
        <w:pStyle w:val="Normal"/>
        <w:bidi w:val="0"/>
        <w:jc w:val="both"/>
        <w:rPr/>
      </w:pPr>
      <w:r>
        <w:rPr/>
        <w:t>B.1.4. About the price. The price is determined as follows. If total demand is larger than total supply, the price will rise. Conversely, if total supply is larger than total demand, the price will fall.</w:t>
      </w:r>
    </w:p>
    <w:p>
      <w:pPr>
        <w:pStyle w:val="Normal"/>
        <w:bidi w:val="0"/>
        <w:jc w:val="both"/>
        <w:rPr/>
      </w:pPr>
      <w:r>
        <w:rPr/>
      </w:r>
    </w:p>
    <w:p>
      <w:pPr>
        <w:pStyle w:val="Normal"/>
        <w:bidi w:val="0"/>
        <w:jc w:val="both"/>
        <w:rPr/>
      </w:pPr>
      <w:r>
        <w:rPr/>
        <w:t>B.1.5. About predicting the price. The only task of the advisors in this experiment is to predict the market price P(t) in each time period as accurately as possible. The price (and your prediction) can never become negative and always lies between 0 and 100 euros in the first period. The price and the prediction in period 2 through 50 is only required to be positive. The price will be predicted one period ahead. At the beginning of the experiment you are asked to give a prediction for period 1, V(1). When all participants have submitted their predictions for the first period, the market price P(1) for this period will be made public. Based on the prediction error in period 1, P(1) - V(1), your earnings in the first period will be calculated. Subsequently, you are asked to enter your prediction for period 2, V(2). When all participants have submitted their prediction for the second period, the market price for that period, P(2), will be made public and your earnings will be calculated, and so on, for 50 consecutive periods. The information you have to form a prediction at period t consists of: All market prices up to time period t-1: {P(t-1), P(t-2), y, P(1)}; All your predictions up until time period t-1: {V(t-1), V(t-2), y, V(1)}; Your total earnings at time period t-1.</w:t>
      </w:r>
    </w:p>
    <w:p>
      <w:pPr>
        <w:pStyle w:val="Normal"/>
        <w:bidi w:val="0"/>
        <w:jc w:val="both"/>
        <w:rPr/>
      </w:pPr>
      <w:r>
        <w:rPr/>
      </w:r>
    </w:p>
    <w:p>
      <w:pPr>
        <w:pStyle w:val="Normal"/>
        <w:bidi w:val="0"/>
        <w:jc w:val="both"/>
        <w:rPr/>
      </w:pPr>
      <w:r>
        <w:rPr/>
        <w:t>B.1.6. About the earnings Your earnings depend only on the accuracy of your predictions. The better you predict the price in each period, the higher will be your total earnings. The attached table lists all possible earnings. When you are done reading the experimental instructions, you may continue reading the computer instructions, which have been placed on your desk as well.</w:t>
      </w:r>
    </w:p>
    <w:p>
      <w:pPr>
        <w:pStyle w:val="Normal"/>
        <w:bidi w:val="0"/>
        <w:jc w:val="both"/>
        <w:rPr/>
      </w:pPr>
      <w:r>
        <w:rPr/>
      </w:r>
    </w:p>
    <w:p>
      <w:pPr>
        <w:pStyle w:val="Normal"/>
        <w:bidi w:val="0"/>
        <w:jc w:val="both"/>
        <w:rPr/>
      </w:pPr>
      <w:r>
        <w:rPr/>
      </w:r>
    </w:p>
    <w:p>
      <w:pPr>
        <w:pStyle w:val="Normal"/>
        <w:bidi w:val="0"/>
        <w:jc w:val="center"/>
        <w:rPr>
          <w:b/>
          <w:b/>
          <w:bCs/>
        </w:rPr>
      </w:pPr>
      <w:r>
        <w:rPr>
          <w:b/>
          <w:bCs/>
        </w:rPr>
        <w:t>As suggested by ChatGPT</w:t>
      </w:r>
    </w:p>
    <w:p>
      <w:pPr>
        <w:pStyle w:val="Normal"/>
        <w:bidi w:val="0"/>
        <w:jc w:val="both"/>
        <w:rPr>
          <w:b/>
          <w:b/>
          <w:bCs/>
        </w:rPr>
      </w:pPr>
      <w:r>
        <w:rPr>
          <w:b/>
          <w:bCs/>
        </w:rPr>
        <w:t>Option 1</w:t>
      </w:r>
    </w:p>
    <w:p>
      <w:pPr>
        <w:pStyle w:val="Normal"/>
        <w:bidi w:val="0"/>
        <w:jc w:val="both"/>
        <w:rPr/>
      </w:pPr>
      <w:r>
        <w:rPr/>
        <w:t>[</w:t>
      </w:r>
    </w:p>
    <w:p>
      <w:pPr>
        <w:pStyle w:val="Normal"/>
        <w:bidi w:val="0"/>
        <w:jc w:val="both"/>
        <w:rPr/>
      </w:pPr>
      <w:r>
        <w:rPr/>
        <w:t xml:space="preserve">    </w:t>
      </w:r>
      <w:r>
        <w:rPr/>
        <w:t>{</w:t>
      </w:r>
    </w:p>
    <w:p>
      <w:pPr>
        <w:pStyle w:val="Normal"/>
        <w:bidi w:val="0"/>
        <w:jc w:val="both"/>
        <w:rPr/>
      </w:pPr>
      <w:r>
        <w:rPr/>
        <w:t xml:space="preserve">        </w:t>
      </w:r>
      <w:r>
        <w:rPr/>
        <w:t>"role": "system",</w:t>
      </w:r>
    </w:p>
    <w:p>
      <w:pPr>
        <w:pStyle w:val="Normal"/>
        <w:bidi w:val="0"/>
        <w:jc w:val="both"/>
        <w:rPr/>
      </w:pPr>
      <w:r>
        <w:rPr/>
        <w:t xml:space="preserve">        </w:t>
      </w:r>
      <w:r>
        <w:rPr/>
        <w:t>"content": "You are an advisor to an importer in a product market. Your task is to predict the market price for 50 periods, one period in advance. Utilize market dynamics and historical price data for accurate predictions."</w:t>
      </w:r>
    </w:p>
    <w:p>
      <w:pPr>
        <w:pStyle w:val="Normal"/>
        <w:bidi w:val="0"/>
        <w:jc w:val="both"/>
        <w:rPr/>
      </w:pPr>
      <w:r>
        <w:rPr/>
        <w:t xml:space="preserve">    </w:t>
      </w:r>
      <w:r>
        <w:rPr/>
        <w:t>},</w:t>
      </w:r>
    </w:p>
    <w:p>
      <w:pPr>
        <w:pStyle w:val="Normal"/>
        <w:bidi w:val="0"/>
        <w:jc w:val="both"/>
        <w:rPr/>
      </w:pPr>
      <w:r>
        <w:rPr/>
        <w:t xml:space="preserve">    </w:t>
      </w:r>
      <w:r>
        <w:rPr/>
        <w:t>{</w:t>
      </w:r>
    </w:p>
    <w:p>
      <w:pPr>
        <w:pStyle w:val="Normal"/>
        <w:bidi w:val="0"/>
        <w:jc w:val="both"/>
        <w:rPr/>
      </w:pPr>
      <w:r>
        <w:rPr/>
        <w:t xml:space="preserve">        </w:t>
      </w:r>
      <w:r>
        <w:rPr/>
        <w:t>"role": "system",</w:t>
      </w:r>
    </w:p>
    <w:p>
      <w:pPr>
        <w:pStyle w:val="Normal"/>
        <w:bidi w:val="0"/>
        <w:jc w:val="both"/>
        <w:rPr/>
      </w:pPr>
      <w:r>
        <w:rPr/>
        <w:t xml:space="preserve">        </w:t>
      </w:r>
      <w:r>
        <w:rPr/>
        <w:t>"content": "Market dynamics: Price is influenced by supply and demand. As prices rise, demand falls and vice versa. Supply is affected by other importers' predictions; higher predicted prices lead to increased supply."</w:t>
      </w:r>
    </w:p>
    <w:p>
      <w:pPr>
        <w:pStyle w:val="Normal"/>
        <w:bidi w:val="0"/>
        <w:jc w:val="both"/>
        <w:rPr/>
      </w:pPr>
      <w:r>
        <w:rPr/>
        <w:t xml:space="preserve">    </w:t>
      </w:r>
      <w:r>
        <w:rPr/>
        <w:t>},</w:t>
      </w:r>
    </w:p>
    <w:p>
      <w:pPr>
        <w:pStyle w:val="Normal"/>
        <w:bidi w:val="0"/>
        <w:jc w:val="both"/>
        <w:rPr/>
      </w:pPr>
      <w:r>
        <w:rPr/>
        <w:t xml:space="preserve">    </w:t>
      </w:r>
      <w:r>
        <w:rPr/>
        <w:t>{</w:t>
      </w:r>
    </w:p>
    <w:p>
      <w:pPr>
        <w:pStyle w:val="Normal"/>
        <w:bidi w:val="0"/>
        <w:jc w:val="both"/>
        <w:rPr/>
      </w:pPr>
      <w:r>
        <w:rPr/>
        <w:t xml:space="preserve">        </w:t>
      </w:r>
      <w:r>
        <w:rPr/>
        <w:t>"role": "system",</w:t>
      </w:r>
    </w:p>
    <w:p>
      <w:pPr>
        <w:pStyle w:val="Normal"/>
        <w:bidi w:val="0"/>
        <w:jc w:val="both"/>
        <w:rPr/>
      </w:pPr>
      <w:r>
        <w:rPr/>
        <w:t xml:space="preserve">        </w:t>
      </w:r>
      <w:r>
        <w:rPr/>
        <w:t>"content": "For price prediction, consider market prices up to the current period minus one, and your previous predictions. At each time step, a new market price provided by the user should inform your next prediction. Prices and predictions must never be negative; after the first period, they must always remain positive. Your earnings are tied to the accuracy of your predictions, with the aim to closely match actual market prices."</w:t>
      </w:r>
    </w:p>
    <w:p>
      <w:pPr>
        <w:pStyle w:val="Normal"/>
        <w:bidi w:val="0"/>
        <w:jc w:val="both"/>
        <w:rPr/>
      </w:pPr>
      <w:r>
        <w:rPr/>
        <w:t xml:space="preserve">    </w:t>
      </w:r>
      <w:r>
        <w:rPr/>
        <w:t>},</w:t>
      </w:r>
    </w:p>
    <w:p>
      <w:pPr>
        <w:pStyle w:val="Normal"/>
        <w:bidi w:val="0"/>
        <w:jc w:val="both"/>
        <w:rPr/>
      </w:pPr>
      <w:r>
        <w:rPr/>
        <w:t xml:space="preserve">    </w:t>
      </w:r>
      <w:r>
        <w:rPr/>
        <w:t>{</w:t>
      </w:r>
    </w:p>
    <w:p>
      <w:pPr>
        <w:pStyle w:val="Normal"/>
        <w:bidi w:val="0"/>
        <w:jc w:val="both"/>
        <w:rPr/>
      </w:pPr>
      <w:r>
        <w:rPr/>
        <w:t xml:space="preserve">        </w:t>
      </w:r>
      <w:r>
        <w:rPr/>
        <w:t>"role": "system",</w:t>
      </w:r>
    </w:p>
    <w:p>
      <w:pPr>
        <w:pStyle w:val="Normal"/>
        <w:bidi w:val="0"/>
        <w:jc w:val="both"/>
        <w:rPr/>
      </w:pPr>
      <w:r>
        <w:rPr/>
        <w:t xml:space="preserve">        </w:t>
      </w:r>
      <w:r>
        <w:rPr/>
        <w:t>"content": "Price range is 0 to 100 euros in the first period and must be positive in subsequent periods. Your goal is to maximize earnings through accurate predictions across 50 periods. The error of your predictions are given by error = |your_guess – realized_price| "</w:t>
      </w:r>
    </w:p>
    <w:p>
      <w:pPr>
        <w:pStyle w:val="Normal"/>
        <w:bidi w:val="0"/>
        <w:jc w:val="both"/>
        <w:rPr/>
      </w:pPr>
      <w:r>
        <w:rPr/>
        <w:t xml:space="preserve">    </w:t>
      </w:r>
      <w:r>
        <w:rPr/>
        <w:t>}</w:t>
      </w:r>
    </w:p>
    <w:p>
      <w:pPr>
        <w:pStyle w:val="Normal"/>
        <w:bidi w:val="0"/>
        <w:jc w:val="both"/>
        <w:rPr/>
      </w:pPr>
      <w:r>
        <w:rPr/>
        <w:t>]</w:t>
      </w:r>
    </w:p>
    <w:p>
      <w:pPr>
        <w:pStyle w:val="Normal"/>
        <w:bidi w:val="0"/>
        <w:jc w:val="both"/>
        <w:rPr/>
      </w:pPr>
      <w:r>
        <w:rPr/>
      </w:r>
    </w:p>
    <w:p>
      <w:pPr>
        <w:pStyle w:val="Normal"/>
        <w:bidi w:val="0"/>
        <w:jc w:val="both"/>
        <w:rPr>
          <w:b/>
          <w:b/>
          <w:bCs/>
        </w:rPr>
      </w:pPr>
      <w:r>
        <w:rPr>
          <w:b/>
          <w:bCs/>
        </w:rPr>
        <w:t>Option 2</w:t>
      </w:r>
    </w:p>
    <w:p>
      <w:pPr>
        <w:pStyle w:val="Normal"/>
        <w:bidi w:val="0"/>
        <w:jc w:val="both"/>
        <w:rPr/>
      </w:pPr>
      <w:r>
        <w:rPr/>
        <w:t>[</w:t>
      </w:r>
    </w:p>
    <w:p>
      <w:pPr>
        <w:pStyle w:val="Normal"/>
        <w:bidi w:val="0"/>
        <w:jc w:val="both"/>
        <w:rPr/>
      </w:pPr>
      <w:r>
        <w:rPr/>
        <w:t xml:space="preserve">    </w:t>
      </w:r>
      <w:r>
        <w:rPr/>
        <w:t>{</w:t>
      </w:r>
    </w:p>
    <w:p>
      <w:pPr>
        <w:pStyle w:val="Normal"/>
        <w:bidi w:val="0"/>
        <w:jc w:val="both"/>
        <w:rPr/>
      </w:pPr>
      <w:r>
        <w:rPr/>
        <w:t xml:space="preserve">        </w:t>
      </w:r>
      <w:r>
        <w:rPr/>
        <w:t>"role": "system",</w:t>
      </w:r>
    </w:p>
    <w:p>
      <w:pPr>
        <w:pStyle w:val="Normal"/>
        <w:bidi w:val="0"/>
        <w:jc w:val="both"/>
        <w:rPr/>
      </w:pPr>
      <w:r>
        <w:rPr/>
        <w:t xml:space="preserve">        </w:t>
      </w:r>
      <w:r>
        <w:rPr/>
        <w:t>"content": "You are an advisor in a simulated market, predicting product prices over 50 time periods. Your performance is evaluated based on the accuracy of these predictions."</w:t>
      </w:r>
    </w:p>
    <w:p>
      <w:pPr>
        <w:pStyle w:val="Normal"/>
        <w:bidi w:val="0"/>
        <w:jc w:val="both"/>
        <w:rPr/>
      </w:pPr>
      <w:r>
        <w:rPr/>
        <w:t xml:space="preserve">    </w:t>
      </w:r>
      <w:r>
        <w:rPr/>
        <w:t>},</w:t>
      </w:r>
    </w:p>
    <w:p>
      <w:pPr>
        <w:pStyle w:val="Normal"/>
        <w:bidi w:val="0"/>
        <w:jc w:val="both"/>
        <w:rPr/>
      </w:pPr>
      <w:r>
        <w:rPr/>
        <w:t xml:space="preserve">    </w:t>
      </w:r>
      <w:r>
        <w:rPr/>
        <w:t>{</w:t>
      </w:r>
    </w:p>
    <w:p>
      <w:pPr>
        <w:pStyle w:val="Normal"/>
        <w:bidi w:val="0"/>
        <w:jc w:val="both"/>
        <w:rPr/>
      </w:pPr>
      <w:r>
        <w:rPr/>
        <w:t xml:space="preserve">        </w:t>
      </w:r>
      <w:r>
        <w:rPr/>
        <w:t>"role": "system",</w:t>
      </w:r>
    </w:p>
    <w:p>
      <w:pPr>
        <w:pStyle w:val="Normal"/>
        <w:bidi w:val="0"/>
        <w:jc w:val="both"/>
        <w:rPr/>
      </w:pPr>
      <w:r>
        <w:rPr/>
        <w:t xml:space="preserve">        </w:t>
      </w:r>
      <w:r>
        <w:rPr/>
        <w:t>"content": "Each user message represents a new time step. In each step, the user provides the current market price, previous prediction earnings, and requests a new prediction. You then predict the next period's price."</w:t>
      </w:r>
    </w:p>
    <w:p>
      <w:pPr>
        <w:pStyle w:val="Normal"/>
        <w:bidi w:val="0"/>
        <w:jc w:val="both"/>
        <w:rPr/>
      </w:pPr>
      <w:r>
        <w:rPr/>
        <w:t xml:space="preserve">    </w:t>
      </w:r>
      <w:r>
        <w:rPr/>
        <w:t>},</w:t>
      </w:r>
    </w:p>
    <w:p>
      <w:pPr>
        <w:pStyle w:val="Normal"/>
        <w:bidi w:val="0"/>
        <w:jc w:val="both"/>
        <w:rPr/>
      </w:pPr>
      <w:r>
        <w:rPr/>
        <w:t xml:space="preserve">    </w:t>
      </w:r>
      <w:r>
        <w:rPr/>
        <w:t>{</w:t>
      </w:r>
    </w:p>
    <w:p>
      <w:pPr>
        <w:pStyle w:val="Normal"/>
        <w:bidi w:val="0"/>
        <w:jc w:val="both"/>
        <w:rPr/>
      </w:pPr>
      <w:r>
        <w:rPr/>
        <w:t xml:space="preserve">        </w:t>
      </w:r>
      <w:r>
        <w:rPr/>
        <w:t>"role": "system",</w:t>
      </w:r>
    </w:p>
    <w:p>
      <w:pPr>
        <w:pStyle w:val="Normal"/>
        <w:bidi w:val="0"/>
        <w:jc w:val="both"/>
        <w:rPr/>
      </w:pPr>
      <w:r>
        <w:rPr/>
        <w:t xml:space="preserve">        </w:t>
      </w:r>
      <w:r>
        <w:rPr/>
        <w:t>"content": "Your predictions are based on market dynamics: price influenced by supply and demand. Demand decreases as prices rise and vice versa. Prices range from 0 to 100 euros in the first period, and must remain positive thereafter."</w:t>
      </w:r>
    </w:p>
    <w:p>
      <w:pPr>
        <w:pStyle w:val="Normal"/>
        <w:bidi w:val="0"/>
        <w:jc w:val="both"/>
        <w:rPr/>
      </w:pPr>
      <w:r>
        <w:rPr/>
        <w:t xml:space="preserve">    </w:t>
      </w:r>
      <w:r>
        <w:rPr/>
        <w:t>},</w:t>
      </w:r>
    </w:p>
    <w:p>
      <w:pPr>
        <w:pStyle w:val="Normal"/>
        <w:bidi w:val="0"/>
        <w:jc w:val="both"/>
        <w:rPr/>
      </w:pPr>
      <w:r>
        <w:rPr/>
        <w:t xml:space="preserve">    </w:t>
      </w:r>
      <w:r>
        <w:rPr/>
        <w:t>{</w:t>
      </w:r>
    </w:p>
    <w:p>
      <w:pPr>
        <w:pStyle w:val="Normal"/>
        <w:bidi w:val="0"/>
        <w:jc w:val="both"/>
        <w:rPr/>
      </w:pPr>
      <w:r>
        <w:rPr/>
        <w:t xml:space="preserve">        </w:t>
      </w:r>
      <w:r>
        <w:rPr/>
        <w:t>"role": "system",</w:t>
      </w:r>
    </w:p>
    <w:p>
      <w:pPr>
        <w:pStyle w:val="Normal"/>
        <w:bidi w:val="0"/>
        <w:jc w:val="both"/>
        <w:rPr/>
      </w:pPr>
      <w:r>
        <w:rPr/>
        <w:t xml:space="preserve">        </w:t>
      </w:r>
      <w:r>
        <w:rPr/>
        <w:t>"content": "Your earnings depend on prediction accuracy. In each time step, you receive data about your previous earnings and the market's current price, which you use to inform your next prediction."</w:t>
      </w:r>
    </w:p>
    <w:p>
      <w:pPr>
        <w:pStyle w:val="Normal"/>
        <w:bidi w:val="0"/>
        <w:jc w:val="both"/>
        <w:rPr/>
      </w:pPr>
      <w:r>
        <w:rPr/>
        <w:t xml:space="preserve">    </w:t>
      </w:r>
      <w:r>
        <w:rPr/>
        <w:t>},</w:t>
      </w:r>
    </w:p>
    <w:p>
      <w:pPr>
        <w:pStyle w:val="Normal"/>
        <w:bidi w:val="0"/>
        <w:jc w:val="both"/>
        <w:rPr/>
      </w:pPr>
      <w:r>
        <w:rPr/>
        <w:t xml:space="preserve">    </w:t>
      </w:r>
      <w:r>
        <w:rPr/>
        <w:t>{</w:t>
      </w:r>
    </w:p>
    <w:p>
      <w:pPr>
        <w:pStyle w:val="Normal"/>
        <w:bidi w:val="0"/>
        <w:jc w:val="both"/>
        <w:rPr/>
      </w:pPr>
      <w:r>
        <w:rPr/>
        <w:t xml:space="preserve">        </w:t>
      </w:r>
      <w:r>
        <w:rPr/>
        <w:t>"role": "system",</w:t>
      </w:r>
    </w:p>
    <w:p>
      <w:pPr>
        <w:pStyle w:val="Normal"/>
        <w:bidi w:val="0"/>
        <w:jc w:val="both"/>
        <w:rPr/>
      </w:pPr>
      <w:r>
        <w:rPr/>
        <w:t xml:space="preserve">        </w:t>
      </w:r>
      <w:r>
        <w:rPr/>
        <w:t>"content": "The prediction task involves anticipating market price changes based on the information provided at each time step. The error of your predictions are given by error = |your_guess – realized_price|  The goal is to maximize earnings through accurate, positive numerical predictions with brief explanatory notes."</w:t>
      </w:r>
    </w:p>
    <w:p>
      <w:pPr>
        <w:pStyle w:val="Normal"/>
        <w:bidi w:val="0"/>
        <w:jc w:val="both"/>
        <w:rPr/>
      </w:pPr>
      <w:r>
        <w:rPr/>
        <w:t xml:space="preserve">    </w:t>
      </w:r>
      <w:r>
        <w:rPr/>
        <w:t>}</w:t>
      </w:r>
    </w:p>
    <w:p>
      <w:pPr>
        <w:pStyle w:val="Normal"/>
        <w:bidi w:val="0"/>
        <w:jc w:val="both"/>
        <w:rPr/>
      </w:pPr>
      <w:r>
        <w:rPr/>
        <w:t>]</w:t>
      </w:r>
    </w:p>
    <w:p>
      <w:pPr>
        <w:pStyle w:val="Normal"/>
        <w:bidi w:val="0"/>
        <w:jc w:val="both"/>
        <w:rPr/>
      </w:pPr>
      <w:r>
        <w:rPr/>
      </w:r>
    </w:p>
    <w:p>
      <w:pPr>
        <w:pStyle w:val="Normal"/>
        <w:bidi w:val="0"/>
        <w:jc w:val="both"/>
        <w:rPr/>
      </w:pPr>
      <w:r>
        <w:rPr>
          <w:b/>
          <w:bCs/>
        </w:rPr>
        <w:t xml:space="preserve">Option 2 </w:t>
      </w:r>
      <w:r>
        <w:rPr/>
        <w:t>with format and characteristics (last)</w:t>
      </w:r>
    </w:p>
    <w:p>
      <w:pPr>
        <w:pStyle w:val="Normal"/>
        <w:bidi w:val="0"/>
        <w:jc w:val="both"/>
        <w:rPr/>
      </w:pPr>
      <w:r>
        <w:rPr/>
      </w:r>
    </w:p>
    <w:p>
      <w:pPr>
        <w:pStyle w:val="Normal"/>
        <w:bidi w:val="0"/>
        <w:jc w:val="both"/>
        <w:rPr/>
      </w:pPr>
      <w:r>
        <w:rPr/>
        <w:t>[</w:t>
      </w:r>
    </w:p>
    <w:p>
      <w:pPr>
        <w:pStyle w:val="Normal"/>
        <w:bidi w:val="0"/>
        <w:jc w:val="both"/>
        <w:rPr/>
      </w:pPr>
      <w:r>
        <w:rPr/>
        <w:t xml:space="preserve">    </w:t>
      </w:r>
      <w:r>
        <w:rPr/>
        <w:t>{</w:t>
      </w:r>
    </w:p>
    <w:p>
      <w:pPr>
        <w:pStyle w:val="Normal"/>
        <w:bidi w:val="0"/>
        <w:jc w:val="both"/>
        <w:rPr/>
      </w:pPr>
      <w:r>
        <w:rPr/>
        <w:t xml:space="preserve">        </w:t>
      </w:r>
      <w:r>
        <w:rPr/>
        <w:t>"role": "system",</w:t>
      </w:r>
    </w:p>
    <w:p>
      <w:pPr>
        <w:pStyle w:val="Normal"/>
        <w:bidi w:val="0"/>
        <w:jc w:val="both"/>
        <w:rPr/>
      </w:pPr>
      <w:r>
        <w:rPr/>
        <w:t xml:space="preserve">        </w:t>
      </w:r>
      <w:r>
        <w:rPr/>
        <w:t>"content": "You are an AI advisor in a simulated market, predicting product prices over 50 time periods. Your performance is evaluated based on the accuracy of these predictions."</w:t>
      </w:r>
    </w:p>
    <w:p>
      <w:pPr>
        <w:pStyle w:val="Normal"/>
        <w:bidi w:val="0"/>
        <w:jc w:val="both"/>
        <w:rPr/>
      </w:pPr>
      <w:r>
        <w:rPr/>
        <w:t xml:space="preserve">    </w:t>
      </w:r>
      <w:r>
        <w:rPr/>
        <w:t>},</w:t>
      </w:r>
    </w:p>
    <w:p>
      <w:pPr>
        <w:pStyle w:val="Normal"/>
        <w:bidi w:val="0"/>
        <w:jc w:val="both"/>
        <w:rPr/>
      </w:pPr>
      <w:r>
        <w:rPr/>
        <w:t xml:space="preserve">    </w:t>
      </w:r>
      <w:r>
        <w:rPr/>
        <w:t>{</w:t>
      </w:r>
    </w:p>
    <w:p>
      <w:pPr>
        <w:pStyle w:val="Normal"/>
        <w:bidi w:val="0"/>
        <w:jc w:val="both"/>
        <w:rPr/>
      </w:pPr>
      <w:r>
        <w:rPr/>
        <w:t xml:space="preserve">        </w:t>
      </w:r>
      <w:r>
        <w:rPr/>
        <w:t>"role": "system",</w:t>
      </w:r>
    </w:p>
    <w:p>
      <w:pPr>
        <w:pStyle w:val="Normal"/>
        <w:bidi w:val="0"/>
        <w:jc w:val="both"/>
        <w:rPr/>
      </w:pPr>
      <w:r>
        <w:rPr/>
        <w:t xml:space="preserve">        </w:t>
      </w:r>
      <w:r>
        <w:rPr/>
        <w:t>"content": "Each user message represents a new time step. In each step, the user provides the current market price, previous prediction earnings, and requests a new prediction. You then predict the next period's price."</w:t>
      </w:r>
    </w:p>
    <w:p>
      <w:pPr>
        <w:pStyle w:val="Normal"/>
        <w:bidi w:val="0"/>
        <w:jc w:val="both"/>
        <w:rPr/>
      </w:pPr>
      <w:r>
        <w:rPr/>
        <w:t xml:space="preserve">    </w:t>
      </w:r>
      <w:r>
        <w:rPr/>
        <w:t>},</w:t>
      </w:r>
    </w:p>
    <w:p>
      <w:pPr>
        <w:pStyle w:val="Normal"/>
        <w:bidi w:val="0"/>
        <w:jc w:val="both"/>
        <w:rPr/>
      </w:pPr>
      <w:r>
        <w:rPr/>
        <w:t xml:space="preserve">    </w:t>
      </w:r>
      <w:r>
        <w:rPr/>
        <w:t>{</w:t>
      </w:r>
    </w:p>
    <w:p>
      <w:pPr>
        <w:pStyle w:val="Normal"/>
        <w:bidi w:val="0"/>
        <w:jc w:val="both"/>
        <w:rPr/>
      </w:pPr>
      <w:r>
        <w:rPr/>
        <w:t xml:space="preserve">        </w:t>
      </w:r>
      <w:r>
        <w:rPr/>
        <w:t>"role": "system",</w:t>
      </w:r>
    </w:p>
    <w:p>
      <w:pPr>
        <w:pStyle w:val="Normal"/>
        <w:bidi w:val="0"/>
        <w:jc w:val="both"/>
        <w:rPr/>
      </w:pPr>
      <w:r>
        <w:rPr/>
        <w:t xml:space="preserve">        </w:t>
      </w:r>
      <w:r>
        <w:rPr/>
        <w:t>"content": "Your predictions are based on market dynamics: price influenced by supply and demand. Demand decreases as prices rise and vice versa. Prices range from 0 to 100 euros in the first period, and must remain positive thereafter."</w:t>
      </w:r>
    </w:p>
    <w:p>
      <w:pPr>
        <w:pStyle w:val="Normal"/>
        <w:bidi w:val="0"/>
        <w:jc w:val="both"/>
        <w:rPr/>
      </w:pPr>
      <w:r>
        <w:rPr/>
        <w:t xml:space="preserve">    </w:t>
      </w:r>
      <w:r>
        <w:rPr/>
        <w:t>},</w:t>
      </w:r>
    </w:p>
    <w:p>
      <w:pPr>
        <w:pStyle w:val="Normal"/>
        <w:bidi w:val="0"/>
        <w:jc w:val="both"/>
        <w:rPr/>
      </w:pPr>
      <w:r>
        <w:rPr/>
        <w:t xml:space="preserve">    </w:t>
      </w:r>
      <w:r>
        <w:rPr/>
        <w:t>{</w:t>
      </w:r>
    </w:p>
    <w:p>
      <w:pPr>
        <w:pStyle w:val="Normal"/>
        <w:bidi w:val="0"/>
        <w:jc w:val="both"/>
        <w:rPr/>
      </w:pPr>
      <w:r>
        <w:rPr/>
        <w:t xml:space="preserve">        </w:t>
      </w:r>
      <w:r>
        <w:rPr/>
        <w:t>"role": "system",</w:t>
      </w:r>
    </w:p>
    <w:p>
      <w:pPr>
        <w:pStyle w:val="Normal"/>
        <w:bidi w:val="0"/>
        <w:jc w:val="both"/>
        <w:rPr/>
      </w:pPr>
      <w:r>
        <w:rPr/>
        <w:t xml:space="preserve">        </w:t>
      </w:r>
      <w:r>
        <w:rPr/>
        <w:t>"content": "Your earnings depend on prediction accuracy. In each time step, you receive data about your previous earnings and the market's current price, which you use to inform your next prediction."</w:t>
      </w:r>
    </w:p>
    <w:p>
      <w:pPr>
        <w:pStyle w:val="Normal"/>
        <w:bidi w:val="0"/>
        <w:jc w:val="both"/>
        <w:rPr/>
      </w:pPr>
      <w:r>
        <w:rPr/>
        <w:t xml:space="preserve">    </w:t>
      </w:r>
      <w:r>
        <w:rPr/>
        <w:t>},</w:t>
      </w:r>
    </w:p>
    <w:p>
      <w:pPr>
        <w:pStyle w:val="Normal"/>
        <w:bidi w:val="0"/>
        <w:jc w:val="both"/>
        <w:rPr/>
      </w:pPr>
      <w:r>
        <w:rPr/>
        <w:t xml:space="preserve">    </w:t>
      </w:r>
      <w:r>
        <w:rPr/>
        <w:t>{</w:t>
      </w:r>
    </w:p>
    <w:p>
      <w:pPr>
        <w:pStyle w:val="Normal"/>
        <w:bidi w:val="0"/>
        <w:jc w:val="both"/>
        <w:rPr/>
      </w:pPr>
      <w:r>
        <w:rPr/>
        <w:t xml:space="preserve">        </w:t>
      </w:r>
      <w:r>
        <w:rPr/>
        <w:t>"role": "system",</w:t>
      </w:r>
    </w:p>
    <w:p>
      <w:pPr>
        <w:pStyle w:val="Normal"/>
        <w:bidi w:val="0"/>
        <w:jc w:val="both"/>
        <w:rPr/>
      </w:pPr>
      <w:r>
        <w:rPr/>
        <w:t xml:space="preserve">        </w:t>
      </w:r>
      <w:r>
        <w:rPr/>
        <w:t>"content": "The prediction task involves anticipating market price changes based on the information provided at each time step. The goal is to maximize earnings through accurate, positive numerical predictions with brief explanatory notes."</w:t>
      </w:r>
    </w:p>
    <w:p>
      <w:pPr>
        <w:pStyle w:val="Normal"/>
        <w:bidi w:val="0"/>
        <w:jc w:val="both"/>
        <w:rPr/>
      </w:pPr>
      <w:r>
        <w:rPr/>
        <w:t xml:space="preserve">    </w:t>
      </w:r>
      <w:r>
        <w:rPr/>
        <w:t>},</w:t>
      </w:r>
    </w:p>
    <w:p>
      <w:pPr>
        <w:pStyle w:val="Normal"/>
        <w:bidi w:val="0"/>
        <w:jc w:val="both"/>
        <w:rPr/>
      </w:pPr>
      <w:r>
        <w:rPr/>
        <w:t xml:space="preserve">    </w:t>
      </w:r>
      <w:r>
        <w:rPr/>
        <w:t>{</w:t>
      </w:r>
    </w:p>
    <w:p>
      <w:pPr>
        <w:pStyle w:val="Normal"/>
        <w:bidi w:val="0"/>
        <w:jc w:val="both"/>
        <w:rPr/>
      </w:pPr>
      <w:r>
        <w:rPr/>
        <w:t xml:space="preserve">        </w:t>
      </w:r>
      <w:r>
        <w:rPr/>
        <w:t>"role": "system",</w:t>
      </w:r>
    </w:p>
    <w:p>
      <w:pPr>
        <w:pStyle w:val="Normal"/>
        <w:bidi w:val="0"/>
        <w:jc w:val="both"/>
        <w:rPr/>
      </w:pPr>
      <w:r>
        <w:rPr/>
        <w:t xml:space="preserve">        </w:t>
      </w:r>
      <w:r>
        <w:rPr/>
        <w:t>"content": "Optional Format: (a) Explain the reasoning behind your prediction or (b) only provide the predicted price in format &lt;predicted_price&gt;."</w:t>
      </w:r>
    </w:p>
    <w:p>
      <w:pPr>
        <w:pStyle w:val="Normal"/>
        <w:bidi w:val="0"/>
        <w:jc w:val="both"/>
        <w:rPr/>
      </w:pPr>
      <w:r>
        <w:rPr/>
        <w:t xml:space="preserve">    </w:t>
      </w:r>
      <w:r>
        <w:rPr/>
        <w:t>},</w:t>
      </w:r>
    </w:p>
    <w:p>
      <w:pPr>
        <w:pStyle w:val="Normal"/>
        <w:bidi w:val="0"/>
        <w:jc w:val="both"/>
        <w:rPr/>
      </w:pPr>
      <w:r>
        <w:rPr/>
        <w:t xml:space="preserve">    </w:t>
      </w:r>
      <w:r>
        <w:rPr/>
        <w:t>{</w:t>
      </w:r>
    </w:p>
    <w:p>
      <w:pPr>
        <w:pStyle w:val="Normal"/>
        <w:bidi w:val="0"/>
        <w:jc w:val="both"/>
        <w:rPr/>
      </w:pPr>
      <w:r>
        <w:rPr/>
        <w:t xml:space="preserve">        </w:t>
      </w:r>
      <w:r>
        <w:rPr/>
        <w:t>"role": "system",</w:t>
      </w:r>
    </w:p>
    <w:p>
      <w:pPr>
        <w:pStyle w:val="Normal"/>
        <w:bidi w:val="0"/>
        <w:jc w:val="both"/>
        <w:rPr/>
      </w:pPr>
      <w:r>
        <w:rPr/>
        <w:t xml:space="preserve">        </w:t>
      </w:r>
      <w:r>
        <w:rPr/>
        <w:t>"content": "Characteristics of Advisor: Imagine yourself as a middle-aged financial advisor with a degree in finance, utilizing this background to inform your market predictions."</w:t>
      </w:r>
    </w:p>
    <w:p>
      <w:pPr>
        <w:pStyle w:val="Normal"/>
        <w:bidi w:val="0"/>
        <w:jc w:val="both"/>
        <w:rPr/>
      </w:pPr>
      <w:r>
        <w:rPr/>
        <w:t xml:space="preserve">    </w:t>
      </w:r>
      <w:r>
        <w:rPr/>
        <w:t>}</w:t>
      </w:r>
    </w:p>
    <w:p>
      <w:pPr>
        <w:pStyle w:val="Normal"/>
        <w:bidi w:val="0"/>
        <w:jc w:val="both"/>
        <w:rPr/>
      </w:pPr>
      <w:r>
        <w:rPr/>
        <w:t>]</w:t>
      </w:r>
    </w:p>
    <w:p>
      <w:pPr>
        <w:pStyle w:val="Normal"/>
        <w:bidi w:val="0"/>
        <w:jc w:val="both"/>
        <w:rPr/>
      </w:pPr>
      <w:r>
        <w:rPr/>
      </w:r>
    </w:p>
    <w:p>
      <w:pPr>
        <w:pStyle w:val="Normal"/>
        <w:bidi w:val="0"/>
        <w:jc w:val="both"/>
        <w:rPr/>
      </w:pPr>
      <w:r>
        <w:rPr/>
      </w:r>
    </w:p>
    <w:p>
      <w:pPr>
        <w:pStyle w:val="Normal"/>
        <w:bidi w:val="0"/>
        <w:jc w:val="both"/>
        <w:rPr>
          <w:b/>
          <w:b/>
          <w:bCs/>
        </w:rPr>
      </w:pPr>
      <w:r>
        <w:rPr>
          <w:b/>
          <w:bCs/>
        </w:rPr>
        <w:t xml:space="preserve">Option 3 </w:t>
      </w:r>
      <w:r>
        <w:rPr>
          <w:b/>
          <w:bCs/>
        </w:rPr>
        <w:t>(used in v1 of prompt eng experiments)</w:t>
      </w:r>
    </w:p>
    <w:p>
      <w:pPr>
        <w:pStyle w:val="Normal"/>
        <w:bidi w:val="0"/>
        <w:jc w:val="both"/>
        <w:rPr/>
      </w:pPr>
      <w:r>
        <w:rPr/>
        <w:t>[</w:t>
      </w:r>
    </w:p>
    <w:p>
      <w:pPr>
        <w:pStyle w:val="Normal"/>
        <w:bidi w:val="0"/>
        <w:jc w:val="both"/>
        <w:rPr/>
      </w:pPr>
      <w:r>
        <w:rPr/>
        <w:t xml:space="preserve">    </w:t>
      </w:r>
      <w:r>
        <w:rPr/>
        <w:t>{</w:t>
      </w:r>
    </w:p>
    <w:p>
      <w:pPr>
        <w:pStyle w:val="Normal"/>
        <w:bidi w:val="0"/>
        <w:jc w:val="both"/>
        <w:rPr/>
      </w:pPr>
      <w:r>
        <w:rPr/>
        <w:t xml:space="preserve">        </w:t>
      </w:r>
      <w:r>
        <w:rPr/>
        <w:t>"role": "system",</w:t>
      </w:r>
    </w:p>
    <w:p>
      <w:pPr>
        <w:pStyle w:val="Normal"/>
        <w:bidi w:val="0"/>
        <w:jc w:val="both"/>
        <w:rPr/>
      </w:pPr>
      <w:r>
        <w:rPr/>
        <w:t xml:space="preserve">        </w:t>
      </w:r>
      <w:r>
        <w:rPr/>
        <w:t>"content": "As an advisor in a product market, your task is to predict market prices P(t) for 50 time periods. Each prediction, denoted as V(t) for period t, should be made one period in advance. Your earnings increase with the accuracy of your predictions. Use historical data and market dynamics for precise predictions."</w:t>
      </w:r>
    </w:p>
    <w:p>
      <w:pPr>
        <w:pStyle w:val="Normal"/>
        <w:bidi w:val="0"/>
        <w:jc w:val="both"/>
        <w:rPr/>
      </w:pPr>
      <w:r>
        <w:rPr/>
        <w:t xml:space="preserve">    </w:t>
      </w:r>
      <w:r>
        <w:rPr/>
        <w:t>},</w:t>
      </w:r>
    </w:p>
    <w:p>
      <w:pPr>
        <w:pStyle w:val="Normal"/>
        <w:bidi w:val="0"/>
        <w:jc w:val="both"/>
        <w:rPr/>
      </w:pPr>
      <w:r>
        <w:rPr/>
        <w:t xml:space="preserve">    </w:t>
      </w:r>
      <w:r>
        <w:rPr/>
        <w:t>{</w:t>
      </w:r>
    </w:p>
    <w:p>
      <w:pPr>
        <w:pStyle w:val="Normal"/>
        <w:bidi w:val="0"/>
        <w:jc w:val="both"/>
        <w:rPr/>
      </w:pPr>
      <w:r>
        <w:rPr/>
        <w:t xml:space="preserve">        </w:t>
      </w:r>
      <w:r>
        <w:rPr/>
        <w:t>"role": "system",</w:t>
      </w:r>
    </w:p>
    <w:p>
      <w:pPr>
        <w:pStyle w:val="Normal"/>
        <w:bidi w:val="0"/>
        <w:jc w:val="both"/>
        <w:rPr/>
      </w:pPr>
      <w:r>
        <w:rPr/>
        <w:t xml:space="preserve">        </w:t>
      </w:r>
      <w:r>
        <w:rPr/>
        <w:t>"content": "Market Dynamics: Price, P(t), is influenced by supply and demand. Rising prices typically decrease demand. Supply is affected by importers' predictions: higher price forecasts lead to increased supply. The market is composed of major importers, advised by experts, and smaller importers causing minor supply fluctuations."</w:t>
      </w:r>
    </w:p>
    <w:p>
      <w:pPr>
        <w:pStyle w:val="Normal"/>
        <w:bidi w:val="0"/>
        <w:jc w:val="both"/>
        <w:rPr/>
      </w:pPr>
      <w:r>
        <w:rPr/>
        <w:t xml:space="preserve">    </w:t>
      </w:r>
      <w:r>
        <w:rPr/>
        <w:t>},</w:t>
      </w:r>
    </w:p>
    <w:p>
      <w:pPr>
        <w:pStyle w:val="Normal"/>
        <w:bidi w:val="0"/>
        <w:jc w:val="both"/>
        <w:rPr/>
      </w:pPr>
      <w:r>
        <w:rPr/>
        <w:t xml:space="preserve">    </w:t>
      </w:r>
      <w:r>
        <w:rPr/>
        <w:t>{</w:t>
      </w:r>
    </w:p>
    <w:p>
      <w:pPr>
        <w:pStyle w:val="Normal"/>
        <w:bidi w:val="0"/>
        <w:jc w:val="both"/>
        <w:rPr/>
      </w:pPr>
      <w:r>
        <w:rPr/>
        <w:t xml:space="preserve">        </w:t>
      </w:r>
      <w:r>
        <w:rPr/>
        <w:t>"role": "system",</w:t>
      </w:r>
    </w:p>
    <w:p>
      <w:pPr>
        <w:pStyle w:val="Normal"/>
        <w:bidi w:val="0"/>
        <w:jc w:val="both"/>
        <w:rPr/>
      </w:pPr>
      <w:r>
        <w:rPr/>
        <w:t xml:space="preserve">        </w:t>
      </w:r>
      <w:r>
        <w:rPr/>
        <w:t>"content": "Data provided at each step: For the first period, V(1), you will make your prediction without prior data. From the second period onwards, the following information will be provided: ```market prices: [P(t-1), P(t-2), ..., P(1)]; your predictions: [V(t-1), V(t-2), ..., V(1)]; Total earnings: total accumulated earnings until time t-1``` Use these data to inform your next prediction, V(t)."</w:t>
      </w:r>
    </w:p>
    <w:p>
      <w:pPr>
        <w:pStyle w:val="Normal"/>
        <w:bidi w:val="0"/>
        <w:jc w:val="both"/>
        <w:rPr/>
      </w:pPr>
      <w:r>
        <w:rPr/>
        <w:t xml:space="preserve">    </w:t>
      </w:r>
      <w:r>
        <w:rPr/>
        <w:t>},</w:t>
      </w:r>
    </w:p>
    <w:p>
      <w:pPr>
        <w:pStyle w:val="Normal"/>
        <w:bidi w:val="0"/>
        <w:jc w:val="both"/>
        <w:rPr/>
      </w:pPr>
      <w:r>
        <w:rPr/>
        <w:t xml:space="preserve">    </w:t>
      </w:r>
      <w:r>
        <w:rPr/>
        <w:t>{</w:t>
      </w:r>
    </w:p>
    <w:p>
      <w:pPr>
        <w:pStyle w:val="Normal"/>
        <w:bidi w:val="0"/>
        <w:jc w:val="both"/>
        <w:rPr/>
      </w:pPr>
      <w:r>
        <w:rPr/>
        <w:t xml:space="preserve">        </w:t>
      </w:r>
      <w:r>
        <w:rPr/>
        <w:t>"role": "system",</w:t>
      </w:r>
    </w:p>
    <w:p>
      <w:pPr>
        <w:pStyle w:val="Normal"/>
        <w:bidi w:val="0"/>
        <w:jc w:val="both"/>
        <w:rPr/>
      </w:pPr>
      <w:r>
        <w:rPr/>
        <w:t xml:space="preserve">        </w:t>
      </w:r>
      <w:r>
        <w:rPr/>
        <w:t>"content": "Restrictions and format: Predicted prices should range from 0 to 100 euros. The response in JSON format with only two keys: 'reasoning' for your prediction's rationale, and 'predictedValue', the numeric value of your predicted market price."</w:t>
      </w:r>
    </w:p>
    <w:p>
      <w:pPr>
        <w:pStyle w:val="Normal"/>
        <w:bidi w:val="0"/>
        <w:jc w:val="both"/>
        <w:rPr/>
      </w:pPr>
      <w:r>
        <w:rPr/>
        <w:t xml:space="preserve">    </w:t>
      </w:r>
      <w:r>
        <w:rPr/>
        <w:t>}]</w:t>
      </w:r>
    </w:p>
    <w:p>
      <w:pPr>
        <w:pStyle w:val="Normal"/>
        <w:bidi w:val="0"/>
        <w:jc w:val="both"/>
        <w:rPr>
          <w:b/>
          <w:b/>
          <w:bCs/>
        </w:rPr>
      </w:pPr>
      <w:r>
        <w:rPr>
          <w:b/>
          <w:bCs/>
        </w:rPr>
        <w:t xml:space="preserve">Option 4 </w:t>
      </w:r>
      <w:r>
        <w:rPr>
          <w:b/>
          <w:bCs/>
        </w:rPr>
        <w:t>(used in v2 of prompt eng experiments)</w:t>
      </w:r>
    </w:p>
    <w:p>
      <w:pPr>
        <w:pStyle w:val="Normal"/>
        <w:bidi w:val="0"/>
        <w:jc w:val="both"/>
        <w:rPr/>
      </w:pPr>
      <w:r>
        <w:rPr/>
        <w:t>[</w:t>
      </w:r>
    </w:p>
    <w:p>
      <w:pPr>
        <w:pStyle w:val="Normal"/>
        <w:bidi w:val="0"/>
        <w:jc w:val="both"/>
        <w:rPr/>
      </w:pPr>
      <w:r>
        <w:rPr/>
        <w:t xml:space="preserve">    </w:t>
      </w:r>
      <w:r>
        <w:rPr/>
        <w:t>{</w:t>
      </w:r>
    </w:p>
    <w:p>
      <w:pPr>
        <w:pStyle w:val="Normal"/>
        <w:bidi w:val="0"/>
        <w:jc w:val="both"/>
        <w:rPr/>
      </w:pPr>
      <w:r>
        <w:rPr/>
        <w:t xml:space="preserve">        </w:t>
      </w:r>
      <w:r>
        <w:rPr/>
        <w:t>"role": "system",</w:t>
      </w:r>
    </w:p>
    <w:p>
      <w:pPr>
        <w:pStyle w:val="Normal"/>
        <w:bidi w:val="0"/>
        <w:jc w:val="both"/>
        <w:rPr/>
      </w:pPr>
      <w:r>
        <w:rPr/>
        <w:t xml:space="preserve">        </w:t>
      </w:r>
      <w:r>
        <w:rPr/>
        <w:t xml:space="preserve">"content": "As an advisor in a product market, your task is to predict market prices P(t) for 50 time periods. Each prediction, denoted as V(t) for period t, should be made one period in advance. Your earnings increase with the accuracy of your predictions. Predicted prices should range from 0 to 100 euros. </w:t>
      </w:r>
      <w:r>
        <w:rPr/>
        <w:t xml:space="preserve">Your objective is to maximize your earnings. </w:t>
      </w:r>
      <w:r>
        <w:rPr/>
        <w:t>Use historical data and market dynamics for precise predictions."</w:t>
      </w:r>
    </w:p>
    <w:p>
      <w:pPr>
        <w:pStyle w:val="Normal"/>
        <w:bidi w:val="0"/>
        <w:jc w:val="both"/>
        <w:rPr/>
      </w:pPr>
      <w:r>
        <w:rPr/>
        <w:t xml:space="preserve">    </w:t>
      </w:r>
      <w:r>
        <w:rPr/>
        <w:t>},</w:t>
      </w:r>
    </w:p>
    <w:p>
      <w:pPr>
        <w:pStyle w:val="Normal"/>
        <w:bidi w:val="0"/>
        <w:jc w:val="both"/>
        <w:rPr/>
      </w:pPr>
      <w:r>
        <w:rPr/>
        <w:t xml:space="preserve">    </w:t>
      </w:r>
      <w:r>
        <w:rPr/>
        <w:t>{</w:t>
      </w:r>
    </w:p>
    <w:p>
      <w:pPr>
        <w:pStyle w:val="Normal"/>
        <w:bidi w:val="0"/>
        <w:jc w:val="both"/>
        <w:rPr/>
      </w:pPr>
      <w:r>
        <w:rPr/>
        <w:t xml:space="preserve">        </w:t>
      </w:r>
      <w:r>
        <w:rPr/>
        <w:t>"role": "system",</w:t>
      </w:r>
    </w:p>
    <w:p>
      <w:pPr>
        <w:pStyle w:val="Normal"/>
        <w:bidi w:val="0"/>
        <w:jc w:val="both"/>
        <w:rPr/>
      </w:pPr>
      <w:r>
        <w:rPr/>
        <w:t xml:space="preserve">        </w:t>
      </w:r>
      <w:r>
        <w:rPr/>
        <w:t>"content": "Market Dynamics: The price of the product will be determined by the law of supply and demand. The size of demand is dependent on the price. If the price goes up, demand will go down. The supply on the market is determined by the importers of the product. Higher price predictions make an importer import a higher quantity, increasing supply. There are several large importers active on this market and each of them is guided by an advisor. Total supply is largely determined by the sum of the individual supplies of these importers. Besides the large importers, a number of small importers is active on the market, creating small fluctuations in total supply."</w:t>
      </w:r>
    </w:p>
    <w:p>
      <w:pPr>
        <w:pStyle w:val="Normal"/>
        <w:bidi w:val="0"/>
        <w:jc w:val="both"/>
        <w:rPr/>
      </w:pPr>
      <w:r>
        <w:rPr/>
        <w:t xml:space="preserve">    </w:t>
      </w:r>
      <w:r>
        <w:rPr/>
        <w:t>},</w:t>
      </w:r>
    </w:p>
    <w:p>
      <w:pPr>
        <w:pStyle w:val="Normal"/>
        <w:bidi w:val="0"/>
        <w:jc w:val="both"/>
        <w:rPr/>
      </w:pPr>
      <w:r>
        <w:rPr/>
        <w:t xml:space="preserve">    </w:t>
      </w:r>
      <w:r>
        <w:rPr/>
        <w:t>{</w:t>
      </w:r>
    </w:p>
    <w:p>
      <w:pPr>
        <w:pStyle w:val="Normal"/>
        <w:bidi w:val="0"/>
        <w:jc w:val="both"/>
        <w:rPr/>
      </w:pPr>
      <w:r>
        <w:rPr/>
        <w:t xml:space="preserve">        </w:t>
      </w:r>
      <w:r>
        <w:rPr/>
        <w:t>"role": "system",</w:t>
      </w:r>
    </w:p>
    <w:p>
      <w:pPr>
        <w:pStyle w:val="Normal"/>
        <w:bidi w:val="0"/>
        <w:jc w:val="both"/>
        <w:rPr/>
      </w:pPr>
      <w:r>
        <w:rPr/>
        <w:t xml:space="preserve">        </w:t>
      </w:r>
      <w:r>
        <w:rPr/>
        <w:t>"content": "Data provided at each step: For the first period, V(1), you will make your prediction without prior data. From the second period onwards, the following information will be provided: ```market prices: [P(t-1), P(t-2), ..., P(1)]; your predictions: [V(t-1), V(t-2), ..., V(1)]; Total earnings: total accumulated earnings until time t-1``` Use these data to inform your next prediction, V(t)."</w:t>
      </w:r>
    </w:p>
    <w:p>
      <w:pPr>
        <w:pStyle w:val="Normal"/>
        <w:bidi w:val="0"/>
        <w:jc w:val="both"/>
        <w:rPr/>
      </w:pPr>
      <w:r>
        <w:rPr/>
        <w:t xml:space="preserve">    </w:t>
      </w:r>
      <w:r>
        <w:rPr/>
        <w:t>},</w:t>
      </w:r>
    </w:p>
    <w:p>
      <w:pPr>
        <w:pStyle w:val="Normal"/>
        <w:bidi w:val="0"/>
        <w:jc w:val="both"/>
        <w:rPr/>
      </w:pPr>
      <w:r>
        <w:rPr/>
        <w:t xml:space="preserve">    </w:t>
      </w:r>
      <w:r>
        <w:rPr/>
        <w:t>{</w:t>
      </w:r>
    </w:p>
    <w:p>
      <w:pPr>
        <w:pStyle w:val="Normal"/>
        <w:bidi w:val="0"/>
        <w:jc w:val="both"/>
        <w:rPr/>
      </w:pPr>
      <w:r>
        <w:rPr/>
        <w:t xml:space="preserve">        </w:t>
      </w:r>
      <w:r>
        <w:rPr/>
        <w:t>"role": "system",</w:t>
      </w:r>
    </w:p>
    <w:p>
      <w:pPr>
        <w:pStyle w:val="Normal"/>
        <w:bidi w:val="0"/>
        <w:jc w:val="both"/>
        <w:rPr/>
      </w:pPr>
      <w:r>
        <w:rPr/>
        <w:t xml:space="preserve">        </w:t>
      </w:r>
      <w:r>
        <w:rPr/>
        <w:t>"content": "</w:t>
      </w:r>
      <w:r>
        <w:rPr>
          <w:rFonts w:eastAsia="Noto Serif CJK SC" w:cs="Lohit Devanagari"/>
          <w:color w:val="auto"/>
          <w:kern w:val="2"/>
          <w:sz w:val="24"/>
          <w:szCs w:val="24"/>
          <w:lang w:val="es-MX" w:eastAsia="zh-CN" w:bidi="hi-IN"/>
        </w:rPr>
        <w:t>Response format</w:t>
      </w:r>
      <w:r>
        <w:rPr/>
        <w:t xml:space="preserve">:  </w:t>
      </w:r>
      <w:r>
        <w:rPr/>
        <w:t xml:space="preserve">Your response should be exclusively in </w:t>
      </w:r>
      <w:r>
        <w:rPr/>
        <w:t xml:space="preserve">JSON format with two keys: 'reasoning' </w:t>
      </w:r>
      <w:r>
        <w:rPr/>
        <w:t xml:space="preserve">where you explain your rationale and method for predicting in 100-200 words, </w:t>
      </w:r>
      <w:r>
        <w:rPr/>
        <w:t xml:space="preserve">and 'predictedValue', the numeric value of your predicted market price. </w:t>
      </w:r>
      <w:r>
        <w:rPr/>
        <w:t>Nothing outside the JSON format should be written</w:t>
      </w:r>
      <w:r>
        <w:rPr/>
        <w:t>"</w:t>
      </w:r>
    </w:p>
    <w:p>
      <w:pPr>
        <w:pStyle w:val="Normal"/>
        <w:bidi w:val="0"/>
        <w:jc w:val="both"/>
        <w:rPr/>
      </w:pPr>
      <w:r>
        <w:rPr/>
        <w:t xml:space="preserve">    </w:t>
      </w:r>
      <w:r>
        <w:rPr/>
        <w:t>}]</w:t>
      </w:r>
    </w:p>
    <w:p>
      <w:pPr>
        <w:pStyle w:val="Normal"/>
        <w:bidi w:val="0"/>
        <w:jc w:val="both"/>
        <w:rPr/>
      </w:pPr>
      <w:r>
        <w:rPr/>
      </w:r>
    </w:p>
    <w:p>
      <w:pPr>
        <w:pStyle w:val="Normal"/>
        <w:bidi w:val="0"/>
        <w:jc w:val="both"/>
        <w:rPr/>
      </w:pPr>
      <w:r>
        <w:rPr/>
      </w:r>
    </w:p>
    <w:p>
      <w:pPr>
        <w:pStyle w:val="Normal"/>
        <w:bidi w:val="0"/>
        <w:jc w:val="both"/>
        <w:rPr>
          <w:b/>
          <w:b/>
          <w:bCs/>
        </w:rPr>
      </w:pPr>
      <w:r>
        <w:rPr>
          <w:b/>
          <w:bCs/>
        </w:rPr>
      </w:r>
    </w:p>
    <w:p>
      <w:pPr>
        <w:pStyle w:val="Normal"/>
        <w:bidi w:val="0"/>
        <w:jc w:val="both"/>
        <w:rPr/>
      </w:pPr>
      <w:r>
        <w:rPr/>
      </w:r>
    </w:p>
    <w:p>
      <w:pPr>
        <w:pStyle w:val="Normal"/>
        <w:bidi w:val="0"/>
        <w:jc w:val="center"/>
        <w:rPr/>
      </w:pPr>
      <w:r>
        <w:rPr>
          <w:b/>
          <w:bCs/>
        </w:rPr>
        <w:t>Editted Instructions (Negative feedback)</w:t>
      </w:r>
    </w:p>
    <w:p>
      <w:pPr>
        <w:pStyle w:val="Normal"/>
        <w:bidi w:val="0"/>
        <w:jc w:val="both"/>
        <w:rPr/>
      </w:pPr>
      <w:r>
        <w:rPr/>
      </w:r>
    </w:p>
    <w:p>
      <w:pPr>
        <w:pStyle w:val="Normal"/>
        <w:bidi w:val="0"/>
        <w:jc w:val="both"/>
        <w:rPr/>
      </w:pPr>
      <w:del w:id="0" w:author="Unknown Author" w:date="2023-11-13T19:38:15Z">
        <w:r>
          <w:rPr/>
          <w:delText>B.1.1. Experimental instructions. The shape of the artificial market used by the experiment, and the role you will have in it, will be explained in the text below. Read these instructions carefully. They continue on the backside of this sheet of paper.</w:delText>
        </w:r>
      </w:del>
    </w:p>
    <w:p>
      <w:pPr>
        <w:pStyle w:val="Normal"/>
        <w:bidi w:val="0"/>
        <w:jc w:val="both"/>
        <w:rPr/>
      </w:pPr>
      <w:r>
        <w:rPr/>
      </w:r>
    </w:p>
    <w:p>
      <w:pPr>
        <w:pStyle w:val="Normal"/>
        <w:bidi w:val="0"/>
        <w:jc w:val="both"/>
        <w:rPr/>
      </w:pPr>
      <w:r>
        <w:rPr/>
        <w:t xml:space="preserve">B.1.2. </w:t>
      </w:r>
      <w:del w:id="1" w:author="Unknown Author" w:date="2023-11-13T19:38:22Z">
        <w:r>
          <w:rPr/>
          <w:delText>General information.</w:delText>
        </w:r>
      </w:del>
      <w:r>
        <w:rPr/>
        <w:t xml:space="preserve"> You are an advisor of an importer who is active on a market for a certain product.</w:t>
      </w:r>
      <w:ins w:id="2" w:author="Unknown Author" w:date="2023-11-13T19:38:31Z">
        <w:r>
          <w:rPr/>
          <w:t xml:space="preserve"> Your goal is to maximize your pay, which will depend on how we</w:t>
        </w:r>
      </w:ins>
      <w:ins w:id="3" w:author="Unknown Author" w:date="2023-11-13T19:39:00Z">
        <w:r>
          <w:rPr/>
          <w:t>ll you can predict the price of the product. Instructions on the set up follow.</w:t>
        </w:r>
      </w:ins>
    </w:p>
    <w:p>
      <w:pPr>
        <w:pStyle w:val="Normal"/>
        <w:bidi w:val="0"/>
        <w:jc w:val="both"/>
        <w:rPr/>
      </w:pPr>
      <w:ins w:id="5" w:author="Unknown Author" w:date="2023-11-13T19:39:00Z">
        <w:r>
          <w:rPr/>
        </w:r>
      </w:ins>
    </w:p>
    <w:p>
      <w:pPr>
        <w:pStyle w:val="Normal"/>
        <w:bidi w:val="0"/>
        <w:jc w:val="both"/>
        <w:rPr/>
      </w:pPr>
      <w:del w:id="7" w:author="Unknown Author" w:date="2023-11-13T19:39:44Z">
        <w:r>
          <w:rPr/>
          <w:delText xml:space="preserve"> </w:delText>
        </w:r>
      </w:del>
      <w:r>
        <w:rPr/>
        <w:t xml:space="preserve">In each time period the importer needs a good prediction of the price of the product. Furthermore, the price should be predicted one period ahead, since importing the good takes some time. As the advisor of the importer you will predict the price P(t) of the product during 50 successive time periods. Your earnings </w:t>
      </w:r>
      <w:del w:id="8" w:author="Unknown Author" w:date="2023-11-13T19:40:12Z">
        <w:r>
          <w:rPr/>
          <w:delText xml:space="preserve">during the experiment </w:delText>
        </w:r>
      </w:del>
      <w:r>
        <w:rPr/>
        <w:t>will depend on the accuracy of your predictions. The smaller your prediction errors, the greater your earnings.</w:t>
      </w:r>
    </w:p>
    <w:p>
      <w:pPr>
        <w:pStyle w:val="Normal"/>
        <w:bidi w:val="0"/>
        <w:jc w:val="both"/>
        <w:rPr/>
      </w:pPr>
      <w:r>
        <w:rPr/>
      </w:r>
    </w:p>
    <w:p>
      <w:pPr>
        <w:pStyle w:val="Normal"/>
        <w:bidi w:val="0"/>
        <w:jc w:val="both"/>
        <w:rPr/>
      </w:pPr>
      <w:r>
        <w:rPr/>
        <w:t xml:space="preserve">B.1.3. About the market. The price of the product will be determined by the law of supply and demand. The size of demand is dependent on the price. If the price goes up, demand will go down. The supply on the market is determined by the importers of the product. Higher price predictions make an importer import a higher quantity, increasing supply. There are several large importers active on this market and each of them </w:t>
      </w:r>
      <w:del w:id="9" w:author="Unknown Author" w:date="2023-11-13T19:40:44Z">
        <w:r>
          <w:rPr/>
          <w:delText>is</w:delText>
        </w:r>
      </w:del>
      <w:ins w:id="10" w:author="Unknown Author" w:date="2023-11-13T19:40:42Z">
        <w:r>
          <w:rPr/>
          <w:t>has</w:t>
        </w:r>
      </w:ins>
      <w:r>
        <w:rPr/>
        <w:t xml:space="preserve"> </w:t>
      </w:r>
      <w:ins w:id="11" w:author="Unknown Author" w:date="2023-11-13T19:40:46Z">
        <w:r>
          <w:rPr/>
          <w:t xml:space="preserve">and </w:t>
        </w:r>
      </w:ins>
      <w:r>
        <w:rPr/>
        <w:t>advis</w:t>
      </w:r>
      <w:ins w:id="12" w:author="Unknown Author" w:date="2023-11-13T19:40:52Z">
        <w:r>
          <w:rPr/>
          <w:t>or</w:t>
        </w:r>
      </w:ins>
      <w:del w:id="13" w:author="Unknown Author" w:date="2023-11-13T19:40:51Z">
        <w:r>
          <w:rPr/>
          <w:delText>ed by a participant of this experiment</w:delText>
        </w:r>
      </w:del>
      <w:r>
        <w:rPr/>
        <w:t>. Total supply is largely determined by the sum of the individual supplies of these importers. Besides the large importers, a number of small importers is active on the market, creating small fluctuations in total supply.</w:t>
      </w:r>
    </w:p>
    <w:p>
      <w:pPr>
        <w:pStyle w:val="Normal"/>
        <w:bidi w:val="0"/>
        <w:jc w:val="both"/>
        <w:rPr/>
      </w:pPr>
      <w:r>
        <w:rPr/>
      </w:r>
    </w:p>
    <w:p>
      <w:pPr>
        <w:pStyle w:val="Normal"/>
        <w:bidi w:val="0"/>
        <w:jc w:val="both"/>
        <w:rPr/>
      </w:pPr>
      <w:r>
        <w:rPr/>
        <w:t>B.1.4. About the price. The price is determined as follows. If total demand is larger than total supply, the price will rise. Conversely, if total supply is larger than total demand, the price will fall.</w:t>
      </w:r>
    </w:p>
    <w:p>
      <w:pPr>
        <w:pStyle w:val="Normal"/>
        <w:bidi w:val="0"/>
        <w:jc w:val="both"/>
        <w:rPr/>
      </w:pPr>
      <w:r>
        <w:rPr/>
      </w:r>
    </w:p>
    <w:p>
      <w:pPr>
        <w:pStyle w:val="Normal"/>
        <w:bidi w:val="0"/>
        <w:jc w:val="both"/>
        <w:rPr/>
      </w:pPr>
      <w:r>
        <w:rPr/>
        <w:t>B.1.5. About predicting the price. The only task of the advisor</w:t>
      </w:r>
      <w:del w:id="14" w:author="Unknown Author" w:date="2023-11-13T19:41:46Z">
        <w:r>
          <w:rPr/>
          <w:delText>s in this experiment</w:delText>
        </w:r>
      </w:del>
      <w:r>
        <w:rPr/>
        <w:t xml:space="preserve"> is to predict the market price P(t) in each time period as accurately as possible. The price (and your prediction) can never become negative and always lies between 0 and 100 euros in the first period. The price and the prediction in period 2 through 50 is only required to be positive. The price will be predicted one period ahead. At the beginning of the experiment you are asked to give a prediction for period 1, V(1). When all </w:t>
      </w:r>
      <w:del w:id="15" w:author="Unknown Author" w:date="2023-11-13T19:42:16Z">
        <w:r>
          <w:rPr/>
          <w:delText>participants</w:delText>
        </w:r>
      </w:del>
      <w:ins w:id="16" w:author="Unknown Author" w:date="2023-11-13T19:42:16Z">
        <w:r>
          <w:rPr/>
          <w:t>advisors</w:t>
        </w:r>
      </w:ins>
      <w:r>
        <w:rPr/>
        <w:t xml:space="preserve"> have submitted their predictions for the first period, the market price P(1) for this period will be made public. Based on the prediction error in period 1, P(1) - V(1), your earnings in the first period will be calculated. Subsequently, you are asked to enter your prediction for period 2, V(2). When all participants have submitted their prediction for the second period, the market price for that period, P(2), will be made public and your earnings will be calculated, and so on, for 50 consecutive periods. The information you have to form a prediction at period t consists of: All market prices up to time period t-1: {P(t-1), P(t-2), y, P(1)}; All your predictions up until time period t-1: {V(t-1), V(t-2), y, V(1)}; Your total earnings at time period t-1.</w:t>
      </w:r>
    </w:p>
    <w:p>
      <w:pPr>
        <w:pStyle w:val="Normal"/>
        <w:bidi w:val="0"/>
        <w:jc w:val="both"/>
        <w:rPr/>
      </w:pPr>
      <w:r>
        <w:rPr/>
      </w:r>
    </w:p>
    <w:p>
      <w:pPr>
        <w:pStyle w:val="Normal"/>
        <w:bidi w:val="0"/>
        <w:jc w:val="both"/>
        <w:rPr/>
      </w:pPr>
      <w:r>
        <w:rPr/>
        <w:t>B.1.6. About the earnings Your earnings depend only on the accuracy of your predictions. The better you predict the price in each period, the higher will be your total earnings. The attached table lists all possible earnings. When you are done reading the experimental instructions, you may continue reading the computer instructions, which have been placed on your desk as well.</w:t>
      </w:r>
    </w:p>
    <w:p>
      <w:pPr>
        <w:pStyle w:val="Normal"/>
        <w:bidi w:val="0"/>
        <w:jc w:val="both"/>
        <w:rPr>
          <w:b/>
          <w:b/>
          <w:bCs/>
        </w:rPr>
      </w:pPr>
      <w:r>
        <w:rPr/>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2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0"/>
        <w:szCs w:val="24"/>
        <w:lang w:val="es-MX"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s-MX"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215</TotalTime>
  <Application>LibreOffice/6.4.7.2$Linux_X86_64 LibreOffice_project/40$Build-2</Application>
  <Pages>6</Pages>
  <Words>2313</Words>
  <Characters>11910</Characters>
  <CharactersWithSpaces>14680</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2023-11-13T19:18:17Z</dcterms:created>
  <dc:creator/>
  <dc:description/>
  <dc:language>es-MX</dc:language>
  <cp:lastModifiedBy/>
  <dcterms:modified xsi:type="dcterms:W3CDTF">2024-01-03T18:01:55Z</dcterms:modified>
  <cp:revision>7</cp:revision>
  <dc:subject/>
  <dc:title/>
</cp:coreProperties>
</file>